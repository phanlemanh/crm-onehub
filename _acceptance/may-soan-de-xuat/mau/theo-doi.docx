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Mức hoa hồng tầng ba là </w:t>
      </w:r>
      <w:del w:id="1" w:author="Hà">
        <w:r>
          <w:delText>1,6%</w:delText>
        </w:r>
      </w:del>
      <w:ins w:id="2" w:author="Hà">
        <w:r>
          <w:t>1,8%</w:t>
        </w:r>
      </w:ins>
      <w:r>
        <w:t xml:space="preserve"> kể từ quý IV.</w:t>
      </w:r>
    </w:p>
  </w:body>
</w:document>
</file>